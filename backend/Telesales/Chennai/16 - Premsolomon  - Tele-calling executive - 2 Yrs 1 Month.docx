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919" w:rsidRPr="006E0919" w:rsidRDefault="00285955" w:rsidP="00D03A24">
      <w:pPr>
        <w:rPr>
          <w:b/>
          <w:sz w:val="28"/>
          <w:szCs w:val="28"/>
          <w:u w:val="double"/>
        </w:rPr>
      </w:pPr>
      <w:proofErr w:type="spellStart"/>
      <w:r>
        <w:rPr>
          <w:b/>
          <w:sz w:val="28"/>
          <w:szCs w:val="28"/>
          <w:u w:val="double"/>
        </w:rPr>
        <w:t>Prem</w:t>
      </w:r>
      <w:r w:rsidR="00095E76">
        <w:rPr>
          <w:b/>
          <w:sz w:val="28"/>
          <w:szCs w:val="28"/>
          <w:u w:val="double"/>
        </w:rPr>
        <w:t>s</w:t>
      </w:r>
      <w:r w:rsidR="00FC6F7F" w:rsidRPr="0039359A">
        <w:rPr>
          <w:b/>
          <w:sz w:val="28"/>
          <w:szCs w:val="28"/>
          <w:u w:val="double"/>
        </w:rPr>
        <w:t>olomon.</w:t>
      </w:r>
      <w:r w:rsidR="00FC6F7F" w:rsidRPr="006E0919">
        <w:rPr>
          <w:b/>
          <w:sz w:val="28"/>
          <w:szCs w:val="28"/>
          <w:u w:val="double"/>
        </w:rPr>
        <w:t>z</w:t>
      </w:r>
      <w:proofErr w:type="spellEnd"/>
    </w:p>
    <w:p w:rsidR="006E0919" w:rsidRDefault="00D03A24" w:rsidP="00D03A24">
      <w:pPr>
        <w:rPr>
          <w:b/>
          <w:sz w:val="32"/>
          <w:szCs w:val="32"/>
          <w:u w:val="double"/>
        </w:rPr>
      </w:pPr>
      <w:r w:rsidRPr="00D03A24">
        <w:rPr>
          <w:b/>
          <w:sz w:val="28"/>
          <w:szCs w:val="28"/>
          <w:u w:val="double"/>
        </w:rPr>
        <w:t>Mail:prem</w:t>
      </w:r>
      <w:r w:rsidR="00D9739D" w:rsidRPr="00D03A24">
        <w:rPr>
          <w:b/>
          <w:sz w:val="28"/>
          <w:szCs w:val="28"/>
          <w:u w:val="double"/>
        </w:rPr>
        <w:t>solomon</w:t>
      </w:r>
      <w:r w:rsidRPr="0039359A">
        <w:rPr>
          <w:b/>
          <w:sz w:val="28"/>
          <w:szCs w:val="28"/>
          <w:u w:val="double"/>
        </w:rPr>
        <w:t>579</w:t>
      </w:r>
      <w:r w:rsidR="00D9739D" w:rsidRPr="00D03A24">
        <w:rPr>
          <w:b/>
          <w:sz w:val="28"/>
          <w:szCs w:val="28"/>
          <w:u w:val="double"/>
        </w:rPr>
        <w:t>@gmail.</w:t>
      </w:r>
      <w:ins w:id="0" w:author="GHHS-4" w:date="2018-12-28T14:32:00Z">
        <w:r w:rsidR="002141A8" w:rsidRPr="0039359A">
          <w:rPr>
            <w:b/>
            <w:sz w:val="28"/>
            <w:szCs w:val="28"/>
            <w:u w:val="double"/>
          </w:rPr>
          <w:t xml:space="preserve"> </w:t>
        </w:r>
      </w:ins>
      <w:proofErr w:type="gramStart"/>
      <w:r w:rsidR="00D9739D" w:rsidRPr="0039359A">
        <w:rPr>
          <w:b/>
          <w:sz w:val="28"/>
          <w:szCs w:val="28"/>
          <w:u w:val="double"/>
        </w:rPr>
        <w:t>com</w:t>
      </w:r>
      <w:proofErr w:type="gramEnd"/>
      <w:r w:rsidR="00B4240A" w:rsidRPr="0039359A">
        <w:rPr>
          <w:b/>
          <w:sz w:val="28"/>
          <w:szCs w:val="28"/>
          <w:u w:val="double"/>
        </w:rPr>
        <w:t xml:space="preserve">       </w:t>
      </w:r>
      <w:r w:rsidR="00D9739D" w:rsidRPr="0039359A">
        <w:rPr>
          <w:b/>
          <w:sz w:val="28"/>
          <w:szCs w:val="28"/>
          <w:u w:val="double"/>
        </w:rPr>
        <w:t xml:space="preserve">                                  </w:t>
      </w:r>
      <w:r w:rsidR="00DB5099" w:rsidRPr="0039359A">
        <w:rPr>
          <w:b/>
          <w:sz w:val="28"/>
          <w:szCs w:val="28"/>
          <w:u w:val="double"/>
        </w:rPr>
        <w:t xml:space="preserve">      </w:t>
      </w:r>
      <w:r w:rsidR="0039359A">
        <w:rPr>
          <w:b/>
          <w:sz w:val="28"/>
          <w:szCs w:val="28"/>
          <w:u w:val="double"/>
        </w:rPr>
        <w:t xml:space="preserve">  Tel: 9840589420</w:t>
      </w:r>
    </w:p>
    <w:p w:rsidR="00D03A24" w:rsidRPr="006E0919" w:rsidRDefault="00285955" w:rsidP="00D03A24">
      <w:pPr>
        <w:rPr>
          <w:b/>
          <w:sz w:val="32"/>
          <w:szCs w:val="32"/>
          <w:u w:val="double"/>
        </w:rPr>
      </w:pPr>
      <w:r>
        <w:rPr>
          <w:b/>
          <w:sz w:val="28"/>
          <w:szCs w:val="28"/>
          <w:u w:val="double"/>
        </w:rPr>
        <w:t>Care</w:t>
      </w:r>
      <w:r w:rsidR="00D03A24" w:rsidRPr="0039359A">
        <w:rPr>
          <w:b/>
          <w:sz w:val="28"/>
          <w:szCs w:val="28"/>
          <w:u w:val="double"/>
        </w:rPr>
        <w:t xml:space="preserve">ers </w:t>
      </w:r>
      <w:proofErr w:type="gramStart"/>
      <w:r w:rsidR="00D03A24" w:rsidRPr="0039359A">
        <w:rPr>
          <w:b/>
          <w:sz w:val="28"/>
          <w:szCs w:val="28"/>
          <w:u w:val="double"/>
        </w:rPr>
        <w:t>objective</w:t>
      </w:r>
      <w:r w:rsidR="00B4240A" w:rsidRPr="0039359A">
        <w:rPr>
          <w:b/>
          <w:sz w:val="28"/>
          <w:szCs w:val="28"/>
          <w:u w:val="double"/>
        </w:rPr>
        <w:t xml:space="preserve"> </w:t>
      </w:r>
      <w:r w:rsidR="00D03A24" w:rsidRPr="0039359A">
        <w:rPr>
          <w:b/>
          <w:sz w:val="28"/>
          <w:szCs w:val="28"/>
          <w:u w:val="double"/>
        </w:rPr>
        <w:t>:</w:t>
      </w:r>
      <w:proofErr w:type="gramEnd"/>
      <w:r w:rsidR="00B4240A" w:rsidRPr="0039359A">
        <w:rPr>
          <w:b/>
          <w:sz w:val="28"/>
          <w:szCs w:val="28"/>
          <w:u w:val="double"/>
        </w:rPr>
        <w:t xml:space="preserve">  </w:t>
      </w:r>
      <w:del w:id="1" w:author="GHHS-4" w:date="2018-12-28T14:52:00Z">
        <w:r w:rsidR="00B4240A" w:rsidRPr="0039359A" w:rsidDel="000F4B3B">
          <w:rPr>
            <w:b/>
            <w:sz w:val="28"/>
            <w:szCs w:val="28"/>
            <w:u w:val="double"/>
          </w:rPr>
          <w:delText xml:space="preserve">  </w:delText>
        </w:r>
      </w:del>
      <w:r w:rsidR="00B4240A" w:rsidRPr="0039359A">
        <w:rPr>
          <w:b/>
          <w:sz w:val="28"/>
          <w:szCs w:val="28"/>
          <w:u w:val="double"/>
        </w:rPr>
        <w:t xml:space="preserve">                                                                          </w:t>
      </w:r>
    </w:p>
    <w:p w:rsidR="006E0919" w:rsidRDefault="00D03A24" w:rsidP="00DB5099">
      <w:proofErr w:type="gramStart"/>
      <w:r>
        <w:rPr>
          <w:rFonts w:ascii="Times New Roman" w:eastAsia="Times New Roman" w:hAnsi="Times New Roman" w:cs="Times New Roman"/>
          <w:sz w:val="26"/>
        </w:rPr>
        <w:t xml:space="preserve">A </w:t>
      </w:r>
      <w:r w:rsidR="00EC6F5C">
        <w:rPr>
          <w:rFonts w:ascii="Times New Roman" w:eastAsia="Times New Roman" w:hAnsi="Times New Roman" w:cs="Times New Roman"/>
          <w:sz w:val="26"/>
        </w:rPr>
        <w:t xml:space="preserve">challenging environment to improve my </w:t>
      </w:r>
      <w:r w:rsidR="00B96016">
        <w:rPr>
          <w:rFonts w:ascii="Times New Roman" w:eastAsia="Times New Roman" w:hAnsi="Times New Roman" w:cs="Times New Roman"/>
          <w:sz w:val="26"/>
        </w:rPr>
        <w:t>career prospects in higher l</w:t>
      </w:r>
      <w:r w:rsidR="00EC6F5C">
        <w:rPr>
          <w:rFonts w:ascii="Times New Roman" w:eastAsia="Times New Roman" w:hAnsi="Times New Roman" w:cs="Times New Roman"/>
          <w:sz w:val="26"/>
        </w:rPr>
        <w:t>evel and contribute to the growth of the organization.</w:t>
      </w:r>
      <w:proofErr w:type="gramEnd"/>
    </w:p>
    <w:p w:rsidR="00EC6F5C" w:rsidRPr="00D03A24" w:rsidRDefault="00EC6F5C" w:rsidP="00DB5099">
      <w:r w:rsidRPr="00055C08">
        <w:rPr>
          <w:rFonts w:ascii="Times New Roman" w:eastAsia="Times New Roman" w:hAnsi="Times New Roman" w:cs="Times New Roman"/>
          <w:b/>
          <w:sz w:val="26"/>
          <w:u w:val="double"/>
        </w:rPr>
        <w:t>Ability</w:t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  <w:t xml:space="preserve"> </w:t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  <w:r w:rsidR="00DB5099" w:rsidRPr="00055C08">
        <w:rPr>
          <w:rFonts w:ascii="Times New Roman" w:eastAsia="Times New Roman" w:hAnsi="Times New Roman" w:cs="Times New Roman"/>
          <w:b/>
          <w:sz w:val="26"/>
          <w:u w:val="double"/>
        </w:rPr>
        <w:tab/>
      </w:r>
    </w:p>
    <w:p w:rsidR="0050061B" w:rsidRPr="00D0253C" w:rsidRDefault="00EC6F5C" w:rsidP="00EC6F5C">
      <w:pPr>
        <w:rPr>
          <w:rFonts w:ascii="Times New Roman" w:eastAsia="Times New Roman" w:hAnsi="Times New Roman" w:cs="Times New Roman"/>
          <w:sz w:val="26"/>
        </w:rPr>
      </w:pPr>
      <w:proofErr w:type="gramStart"/>
      <w:r>
        <w:rPr>
          <w:rFonts w:ascii="Times New Roman" w:eastAsia="Times New Roman" w:hAnsi="Times New Roman" w:cs="Times New Roman"/>
          <w:sz w:val="26"/>
        </w:rPr>
        <w:t>Desire to learn quickly and to work effectively and analytically.</w:t>
      </w:r>
      <w:proofErr w:type="gramEnd"/>
    </w:p>
    <w:tbl>
      <w:tblPr>
        <w:tblStyle w:val="TableGrid"/>
        <w:tblW w:w="9480" w:type="dxa"/>
        <w:tblInd w:w="108" w:type="dxa"/>
        <w:tblLook w:val="04A0" w:firstRow="1" w:lastRow="0" w:firstColumn="1" w:lastColumn="0" w:noHBand="0" w:noVBand="1"/>
      </w:tblPr>
      <w:tblGrid>
        <w:gridCol w:w="2271"/>
        <w:gridCol w:w="2639"/>
        <w:gridCol w:w="2105"/>
        <w:gridCol w:w="2465"/>
      </w:tblGrid>
      <w:tr w:rsidR="00DC53A1" w:rsidTr="006F5603">
        <w:trPr>
          <w:trHeight w:val="917"/>
        </w:trPr>
        <w:tc>
          <w:tcPr>
            <w:tcW w:w="2271" w:type="dxa"/>
          </w:tcPr>
          <w:p w:rsidR="006F5603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</w:t>
            </w:r>
          </w:p>
          <w:p w:rsidR="00DC53A1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>YEAR</w:t>
            </w:r>
          </w:p>
        </w:tc>
        <w:tc>
          <w:tcPr>
            <w:tcW w:w="2639" w:type="dxa"/>
          </w:tcPr>
          <w:p w:rsidR="006F5603" w:rsidRDefault="00993C3A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</w:p>
          <w:p w:rsidR="00993C3A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DEGREE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 xml:space="preserve">/  </w:t>
            </w:r>
            <w:r w:rsidR="00993C3A"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</w:p>
          <w:p w:rsidR="00DC53A1" w:rsidRDefault="00993C3A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>DIPLOMA</w:t>
            </w:r>
          </w:p>
        </w:tc>
        <w:tc>
          <w:tcPr>
            <w:tcW w:w="2105" w:type="dxa"/>
          </w:tcPr>
          <w:p w:rsidR="006F5603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UNIVERSITY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>/ INSTITUTION</w:t>
            </w:r>
          </w:p>
        </w:tc>
        <w:tc>
          <w:tcPr>
            <w:tcW w:w="2465" w:type="dxa"/>
          </w:tcPr>
          <w:p w:rsidR="006F5603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</w:t>
            </w:r>
          </w:p>
          <w:p w:rsidR="00095E76" w:rsidRDefault="00095E76" w:rsidP="003977C1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>MAR</w:t>
            </w:r>
            <w:r>
              <w:rPr>
                <w:rFonts w:ascii="Times New Roman" w:eastAsia="Times New Roman" w:hAnsi="Times New Roman" w:cs="Times New Roman"/>
                <w:sz w:val="26"/>
              </w:rPr>
              <w:t>KS/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3A1" w:rsidRDefault="00095E76" w:rsidP="003977C1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>OBTAINED</w:t>
            </w:r>
          </w:p>
        </w:tc>
      </w:tr>
      <w:tr w:rsidR="00DC53A1" w:rsidTr="006F5603">
        <w:trPr>
          <w:trHeight w:val="1250"/>
        </w:trPr>
        <w:tc>
          <w:tcPr>
            <w:tcW w:w="2271" w:type="dxa"/>
            <w:tcBorders>
              <w:bottom w:val="single" w:sz="4" w:space="0" w:color="auto"/>
            </w:tcBorders>
          </w:tcPr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</w:p>
          <w:p w:rsidR="007F5A4E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</w:t>
            </w:r>
          </w:p>
          <w:p w:rsidR="00DC53A1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 xml:space="preserve">   2006</w:t>
            </w:r>
          </w:p>
        </w:tc>
        <w:tc>
          <w:tcPr>
            <w:tcW w:w="2639" w:type="dxa"/>
            <w:tcBorders>
              <w:bottom w:val="single" w:sz="4" w:space="0" w:color="auto"/>
            </w:tcBorders>
          </w:tcPr>
          <w:p w:rsidR="007F5A4E" w:rsidRDefault="00D03A24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7F5A4E"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</w:p>
          <w:p w:rsidR="00DC53A1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10</w:t>
            </w:r>
            <w:r w:rsidRPr="00993C3A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th</w:t>
            </w:r>
          </w:p>
        </w:tc>
        <w:tc>
          <w:tcPr>
            <w:tcW w:w="2105" w:type="dxa"/>
            <w:tcBorders>
              <w:bottom w:val="single" w:sz="4" w:space="0" w:color="auto"/>
            </w:tcBorders>
          </w:tcPr>
          <w:p w:rsidR="006F5603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285955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Railway mixed higher s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econdary school (</w:t>
            </w:r>
            <w:proofErr w:type="spellStart"/>
            <w:r w:rsidR="006F5603">
              <w:rPr>
                <w:rFonts w:ascii="Times New Roman" w:eastAsia="Times New Roman" w:hAnsi="Times New Roman" w:cs="Times New Roman"/>
                <w:sz w:val="26"/>
              </w:rPr>
              <w:t>Rmhs</w:t>
            </w:r>
            <w:proofErr w:type="spellEnd"/>
            <w:r w:rsidR="006F5603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2465" w:type="dxa"/>
            <w:tcBorders>
              <w:bottom w:val="single" w:sz="4" w:space="0" w:color="auto"/>
            </w:tcBorders>
          </w:tcPr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</w:t>
            </w:r>
          </w:p>
          <w:p w:rsidR="007F5A4E" w:rsidRDefault="00DC53A1" w:rsidP="00EC6F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</w:p>
          <w:p w:rsidR="00DC53A1" w:rsidRDefault="007F5A4E" w:rsidP="00EC6F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DC5B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65</w:t>
            </w:r>
            <w:r w:rsidR="00DC53A1">
              <w:rPr>
                <w:rFonts w:ascii="Times New Roman" w:eastAsia="Times New Roman" w:hAnsi="Times New Roman" w:cs="Times New Roman"/>
                <w:sz w:val="28"/>
                <w:szCs w:val="28"/>
              </w:rPr>
              <w:t>%</w:t>
            </w:r>
          </w:p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C53A1" w:rsidRPr="0050061B" w:rsidRDefault="00DC53A1" w:rsidP="00EC6F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C53A1" w:rsidTr="00DC53A1">
        <w:trPr>
          <w:trHeight w:val="893"/>
        </w:trPr>
        <w:tc>
          <w:tcPr>
            <w:tcW w:w="2271" w:type="dxa"/>
            <w:tcBorders>
              <w:top w:val="single" w:sz="4" w:space="0" w:color="auto"/>
            </w:tcBorders>
          </w:tcPr>
          <w:p w:rsidR="006F5603" w:rsidRDefault="007F5A4E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6F5603" w:rsidRDefault="006F5603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2008</w:t>
            </w:r>
          </w:p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</w:tcPr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9C248A">
              <w:rPr>
                <w:rFonts w:ascii="Times New Roman" w:eastAsia="Times New Roman" w:hAnsi="Times New Roman" w:cs="Times New Roman"/>
                <w:sz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3A1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12th</w:t>
            </w:r>
          </w:p>
        </w:tc>
        <w:tc>
          <w:tcPr>
            <w:tcW w:w="2105" w:type="dxa"/>
            <w:tcBorders>
              <w:top w:val="single" w:sz="4" w:space="0" w:color="auto"/>
            </w:tcBorders>
          </w:tcPr>
          <w:p w:rsidR="00993C3A" w:rsidRDefault="00285955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Railway m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 xml:space="preserve">ixed </w:t>
            </w:r>
            <w:r>
              <w:rPr>
                <w:rFonts w:ascii="Times New Roman" w:eastAsia="Times New Roman" w:hAnsi="Times New Roman" w:cs="Times New Roman"/>
                <w:sz w:val="26"/>
              </w:rPr>
              <w:t>higher s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econdary school (</w:t>
            </w:r>
            <w:proofErr w:type="spellStart"/>
            <w:r w:rsidR="006F5603">
              <w:rPr>
                <w:rFonts w:ascii="Times New Roman" w:eastAsia="Times New Roman" w:hAnsi="Times New Roman" w:cs="Times New Roman"/>
                <w:sz w:val="26"/>
              </w:rPr>
              <w:t>Rmhs</w:t>
            </w:r>
            <w:proofErr w:type="spellEnd"/>
            <w:r w:rsidR="006F5603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2465" w:type="dxa"/>
            <w:tcBorders>
              <w:top w:val="single" w:sz="4" w:space="0" w:color="auto"/>
            </w:tcBorders>
          </w:tcPr>
          <w:p w:rsidR="006F5603" w:rsidRDefault="00993C3A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</w:p>
          <w:p w:rsidR="006F5603" w:rsidRDefault="006F5603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76%</w:t>
            </w:r>
          </w:p>
          <w:p w:rsidR="00DC53A1" w:rsidRDefault="00DC53A1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DC53A1" w:rsidTr="00DC53A1">
        <w:trPr>
          <w:trHeight w:val="1482"/>
        </w:trPr>
        <w:tc>
          <w:tcPr>
            <w:tcW w:w="2271" w:type="dxa"/>
          </w:tcPr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</w:p>
          <w:p w:rsidR="00DC53A1" w:rsidRDefault="007F5A4E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 xml:space="preserve">   2011</w:t>
            </w:r>
          </w:p>
        </w:tc>
        <w:tc>
          <w:tcPr>
            <w:tcW w:w="2639" w:type="dxa"/>
          </w:tcPr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B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>BA</w:t>
            </w:r>
            <w:r w:rsidR="00993C3A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105" w:type="dxa"/>
          </w:tcPr>
          <w:p w:rsidR="006E0919" w:rsidRDefault="006E0919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Madras Christian College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Mcc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2465" w:type="dxa"/>
            <w:tcBorders>
              <w:right w:val="single" w:sz="4" w:space="0" w:color="auto"/>
            </w:tcBorders>
          </w:tcPr>
          <w:p w:rsidR="007F5A4E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</w:t>
            </w: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Pr="0035577E" w:rsidRDefault="007F5A4E" w:rsidP="00EC6F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</w:t>
            </w:r>
            <w:r w:rsidR="00DC53A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6F5603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  <w:r w:rsidR="00DC53A1" w:rsidRPr="0035577E">
              <w:rPr>
                <w:rFonts w:ascii="Times New Roman" w:eastAsia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C53A1" w:rsidTr="007F5A4E">
        <w:trPr>
          <w:trHeight w:val="1250"/>
        </w:trPr>
        <w:tc>
          <w:tcPr>
            <w:tcW w:w="2271" w:type="dxa"/>
            <w:tcBorders>
              <w:bottom w:val="single" w:sz="4" w:space="0" w:color="auto"/>
            </w:tcBorders>
          </w:tcPr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</w:t>
            </w: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</w:p>
          <w:p w:rsidR="00DC53A1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2012</w:t>
            </w:r>
          </w:p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639" w:type="dxa"/>
            <w:tcBorders>
              <w:bottom w:val="single" w:sz="4" w:space="0" w:color="auto"/>
            </w:tcBorders>
          </w:tcPr>
          <w:p w:rsidR="007F5A4E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</w:t>
            </w: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</w:t>
            </w:r>
          </w:p>
          <w:p w:rsidR="00DC53A1" w:rsidRDefault="00285955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DCA</w:t>
            </w:r>
          </w:p>
        </w:tc>
        <w:tc>
          <w:tcPr>
            <w:tcW w:w="2105" w:type="dxa"/>
            <w:tcBorders>
              <w:bottom w:val="single" w:sz="4" w:space="0" w:color="auto"/>
            </w:tcBorders>
          </w:tcPr>
          <w:p w:rsidR="006F5603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285955" w:rsidRDefault="00285955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6F5603" w:rsidRDefault="00285955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C.S.C c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 xml:space="preserve">omputer </w:t>
            </w:r>
          </w:p>
          <w:p w:rsidR="00DC53A1" w:rsidRDefault="00285955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e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ducation</w:t>
            </w:r>
          </w:p>
        </w:tc>
        <w:tc>
          <w:tcPr>
            <w:tcW w:w="2465" w:type="dxa"/>
            <w:tcBorders>
              <w:bottom w:val="single" w:sz="4" w:space="0" w:color="auto"/>
            </w:tcBorders>
          </w:tcPr>
          <w:p w:rsidR="007F5A4E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</w:t>
            </w:r>
          </w:p>
          <w:p w:rsidR="00DC53A1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</w:t>
            </w:r>
          </w:p>
          <w:p w:rsidR="00DC53A1" w:rsidRDefault="006F5603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Grade c</w:t>
            </w:r>
          </w:p>
        </w:tc>
      </w:tr>
      <w:tr w:rsidR="00DC53A1" w:rsidTr="00DC53A1">
        <w:trPr>
          <w:trHeight w:val="1410"/>
        </w:trPr>
        <w:tc>
          <w:tcPr>
            <w:tcW w:w="2271" w:type="dxa"/>
            <w:tcBorders>
              <w:top w:val="single" w:sz="4" w:space="0" w:color="auto"/>
            </w:tcBorders>
          </w:tcPr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993C3A">
              <w:rPr>
                <w:rFonts w:ascii="Times New Roman" w:eastAsia="Times New Roman" w:hAnsi="Times New Roman" w:cs="Times New Roman"/>
                <w:sz w:val="26"/>
              </w:rPr>
              <w:t xml:space="preserve">   </w:t>
            </w:r>
          </w:p>
          <w:p w:rsidR="007F5A4E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6F5603" w:rsidP="006F5603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2014-2016</w:t>
            </w:r>
          </w:p>
        </w:tc>
        <w:tc>
          <w:tcPr>
            <w:tcW w:w="2639" w:type="dxa"/>
            <w:tcBorders>
              <w:top w:val="single" w:sz="4" w:space="0" w:color="auto"/>
            </w:tcBorders>
          </w:tcPr>
          <w:p w:rsidR="007F5A4E" w:rsidRDefault="00993C3A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</w:t>
            </w:r>
          </w:p>
          <w:p w:rsidR="006F5603" w:rsidRDefault="007F5A4E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</w:t>
            </w:r>
          </w:p>
          <w:p w:rsidR="00DC53A1" w:rsidRDefault="0004123B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</w:t>
            </w:r>
            <w:r w:rsidR="009360A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MBA</w:t>
            </w:r>
            <w:r w:rsidR="0009201F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="0009201F">
              <w:rPr>
                <w:rFonts w:ascii="Times New Roman" w:eastAsia="Times New Roman" w:hAnsi="Times New Roman" w:cs="Times New Roman"/>
                <w:sz w:val="26"/>
              </w:rPr>
              <w:t>Hrm</w:t>
            </w:r>
            <w:proofErr w:type="spellEnd"/>
            <w:r w:rsidR="0009201F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2105" w:type="dxa"/>
            <w:tcBorders>
              <w:top w:val="single" w:sz="4" w:space="0" w:color="auto"/>
            </w:tcBorders>
          </w:tcPr>
          <w:p w:rsidR="0004123B" w:rsidRDefault="0004123B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DC53A1" w:rsidRDefault="00285955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Loyola c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ollege</w:t>
            </w:r>
            <w:r w:rsidR="00DC5B33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>t</w:t>
            </w:r>
            <w:r w:rsidR="006F5603">
              <w:rPr>
                <w:rFonts w:ascii="Times New Roman" w:eastAsia="Times New Roman" w:hAnsi="Times New Roman" w:cs="Times New Roman"/>
                <w:sz w:val="26"/>
              </w:rPr>
              <w:t>winn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ing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</w:t>
            </w:r>
            <w:r w:rsidR="00DC5B33">
              <w:rPr>
                <w:rFonts w:ascii="Times New Roman" w:eastAsia="Times New Roman" w:hAnsi="Times New Roman" w:cs="Times New Roman"/>
                <w:sz w:val="26"/>
              </w:rPr>
              <w:t>rogramme</w:t>
            </w:r>
            <w:proofErr w:type="spellEnd"/>
          </w:p>
        </w:tc>
        <w:tc>
          <w:tcPr>
            <w:tcW w:w="2465" w:type="dxa"/>
            <w:tcBorders>
              <w:top w:val="single" w:sz="4" w:space="0" w:color="auto"/>
            </w:tcBorders>
          </w:tcPr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  <w:p w:rsidR="0004123B" w:rsidRDefault="0004123B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</w:t>
            </w:r>
          </w:p>
          <w:p w:rsidR="00DC53A1" w:rsidRDefault="0004123B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</w:t>
            </w:r>
            <w:r w:rsidR="00DC5B33">
              <w:rPr>
                <w:rFonts w:ascii="Times New Roman" w:eastAsia="Times New Roman" w:hAnsi="Times New Roman" w:cs="Times New Roman"/>
                <w:sz w:val="26"/>
              </w:rPr>
              <w:t>53</w:t>
            </w:r>
            <w:r w:rsidR="00993C3A">
              <w:rPr>
                <w:rFonts w:ascii="Times New Roman" w:eastAsia="Times New Roman" w:hAnsi="Times New Roman" w:cs="Times New Roman"/>
                <w:sz w:val="26"/>
              </w:rPr>
              <w:t>%</w:t>
            </w:r>
          </w:p>
          <w:p w:rsidR="00DC53A1" w:rsidRDefault="00DC53A1" w:rsidP="00EC6F5C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:rsidR="007A0A0A" w:rsidRDefault="00944D09" w:rsidP="00DA7397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:rsidR="007A0A0A" w:rsidRDefault="00D03A24" w:rsidP="00DA7397">
      <w:pPr>
        <w:rPr>
          <w:b/>
          <w:u w:val="single"/>
        </w:rPr>
      </w:pPr>
      <w:r w:rsidRPr="00DA7397">
        <w:rPr>
          <w:b/>
          <w:u w:val="single"/>
        </w:rPr>
        <w:t>I</w:t>
      </w:r>
      <w:r w:rsidR="006E0919">
        <w:rPr>
          <w:b/>
          <w:u w:val="single"/>
        </w:rPr>
        <w:t xml:space="preserve">T Skill </w:t>
      </w:r>
      <w:proofErr w:type="gramStart"/>
      <w:r w:rsidR="006E0919">
        <w:rPr>
          <w:b/>
          <w:u w:val="single"/>
        </w:rPr>
        <w:t>S</w:t>
      </w:r>
      <w:r w:rsidR="00C46385" w:rsidRPr="00DA7397">
        <w:rPr>
          <w:b/>
          <w:u w:val="single"/>
        </w:rPr>
        <w:t xml:space="preserve">et </w:t>
      </w:r>
      <w:r w:rsidR="00C46385" w:rsidRPr="00DA7397">
        <w:rPr>
          <w:b/>
        </w:rPr>
        <w:t>:-</w:t>
      </w:r>
      <w:proofErr w:type="gramEnd"/>
      <w:r w:rsidR="00DA7397" w:rsidRPr="00DA7397">
        <w:rPr>
          <w:b/>
          <w:sz w:val="28"/>
          <w:szCs w:val="28"/>
          <w:u w:val="single"/>
        </w:rPr>
        <w:t xml:space="preserve"> </w:t>
      </w:r>
      <w:r w:rsidR="00DA7397" w:rsidRPr="00122D3F">
        <w:rPr>
          <w:sz w:val="28"/>
          <w:szCs w:val="28"/>
          <w:u w:val="single"/>
        </w:rPr>
        <w:t>Software Packages</w:t>
      </w:r>
      <w:r w:rsidR="00DA7397" w:rsidRPr="00DA7397">
        <w:rPr>
          <w:sz w:val="28"/>
          <w:szCs w:val="28"/>
        </w:rPr>
        <w:t xml:space="preserve">: </w:t>
      </w:r>
      <w:proofErr w:type="spellStart"/>
      <w:r w:rsidR="00DA7397" w:rsidRPr="00DA7397">
        <w:rPr>
          <w:sz w:val="28"/>
          <w:szCs w:val="28"/>
        </w:rPr>
        <w:t>Ms</w:t>
      </w:r>
      <w:proofErr w:type="spellEnd"/>
      <w:r w:rsidR="00DA7397" w:rsidRPr="00DA7397">
        <w:rPr>
          <w:sz w:val="28"/>
          <w:szCs w:val="28"/>
        </w:rPr>
        <w:t>-word ,</w:t>
      </w:r>
      <w:proofErr w:type="spellStart"/>
      <w:r w:rsidR="00DA7397" w:rsidRPr="00DA7397">
        <w:rPr>
          <w:sz w:val="28"/>
          <w:szCs w:val="28"/>
        </w:rPr>
        <w:t>Ms-Excel,Typing</w:t>
      </w:r>
      <w:proofErr w:type="spellEnd"/>
      <w:r w:rsidR="00DA7397" w:rsidRPr="00DA7397">
        <w:rPr>
          <w:sz w:val="28"/>
          <w:szCs w:val="28"/>
        </w:rPr>
        <w:t xml:space="preserve"> </w:t>
      </w:r>
      <w:proofErr w:type="spellStart"/>
      <w:r w:rsidR="00DA7397" w:rsidRPr="00DA7397">
        <w:rPr>
          <w:sz w:val="28"/>
          <w:szCs w:val="28"/>
        </w:rPr>
        <w:t>Internet&amp;Explorer</w:t>
      </w:r>
      <w:proofErr w:type="spellEnd"/>
      <w:r w:rsidR="00DA7397" w:rsidRPr="00DA7397">
        <w:rPr>
          <w:sz w:val="28"/>
          <w:szCs w:val="28"/>
        </w:rPr>
        <w:t>.</w:t>
      </w:r>
    </w:p>
    <w:p w:rsidR="00DA7397" w:rsidRPr="007A0A0A" w:rsidRDefault="00DA7397" w:rsidP="00DA7397">
      <w:pPr>
        <w:rPr>
          <w:b/>
          <w:u w:val="single"/>
        </w:rPr>
      </w:pPr>
      <w:r w:rsidRPr="00D03A24">
        <w:rPr>
          <w:b/>
          <w:sz w:val="28"/>
          <w:szCs w:val="28"/>
          <w:u w:val="single"/>
        </w:rPr>
        <w:lastRenderedPageBreak/>
        <w:t xml:space="preserve">Work </w:t>
      </w:r>
      <w:proofErr w:type="gramStart"/>
      <w:r>
        <w:rPr>
          <w:b/>
          <w:sz w:val="28"/>
          <w:szCs w:val="28"/>
          <w:u w:val="single"/>
        </w:rPr>
        <w:t>E</w:t>
      </w:r>
      <w:r w:rsidRPr="00D03A24">
        <w:rPr>
          <w:b/>
          <w:sz w:val="28"/>
          <w:szCs w:val="28"/>
          <w:u w:val="single"/>
        </w:rPr>
        <w:t>xperience</w:t>
      </w:r>
      <w:r w:rsidRPr="000552DD"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</w:p>
    <w:p w:rsidR="00917DBF" w:rsidRDefault="00B579EC" w:rsidP="00917DB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I have worked in </w:t>
      </w:r>
      <w:proofErr w:type="spellStart"/>
      <w:r>
        <w:rPr>
          <w:b/>
          <w:sz w:val="28"/>
          <w:szCs w:val="28"/>
        </w:rPr>
        <w:t>Hdb</w:t>
      </w:r>
      <w:proofErr w:type="spellEnd"/>
      <w:r w:rsidR="00FE2D3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Financial Services has a back-e</w:t>
      </w:r>
      <w:r w:rsidR="00917DBF" w:rsidRPr="00E25ECF">
        <w:rPr>
          <w:b/>
          <w:sz w:val="28"/>
          <w:szCs w:val="28"/>
        </w:rPr>
        <w:t>nd-</w:t>
      </w:r>
      <w:r w:rsidR="0004123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 w:rsidR="00095E76">
        <w:rPr>
          <w:b/>
          <w:sz w:val="28"/>
          <w:szCs w:val="28"/>
        </w:rPr>
        <w:t>xecutive in consumer durable life style l</w:t>
      </w:r>
      <w:r w:rsidR="00917DBF" w:rsidRPr="00E25ECF">
        <w:rPr>
          <w:b/>
          <w:sz w:val="28"/>
          <w:szCs w:val="28"/>
        </w:rPr>
        <w:t>oa</w:t>
      </w:r>
      <w:r w:rsidR="00095E76">
        <w:rPr>
          <w:b/>
          <w:sz w:val="28"/>
          <w:szCs w:val="28"/>
        </w:rPr>
        <w:t>n p</w:t>
      </w:r>
      <w:r w:rsidR="00917DBF" w:rsidRPr="00E25ECF">
        <w:rPr>
          <w:b/>
          <w:sz w:val="28"/>
          <w:szCs w:val="28"/>
        </w:rPr>
        <w:t>roduction for 11 Month in that company</w:t>
      </w:r>
      <w:r w:rsidR="00095E76">
        <w:rPr>
          <w:b/>
          <w:sz w:val="28"/>
          <w:szCs w:val="28"/>
        </w:rPr>
        <w:t xml:space="preserve"> from </w:t>
      </w:r>
      <w:proofErr w:type="spellStart"/>
      <w:r w:rsidR="00095E76">
        <w:rPr>
          <w:b/>
          <w:sz w:val="28"/>
          <w:szCs w:val="28"/>
        </w:rPr>
        <w:t>may</w:t>
      </w:r>
      <w:proofErr w:type="spellEnd"/>
      <w:r w:rsidR="00095E76">
        <w:rPr>
          <w:b/>
          <w:sz w:val="28"/>
          <w:szCs w:val="28"/>
        </w:rPr>
        <w:t xml:space="preserve"> 6/2019 to march 3 /2020</w:t>
      </w:r>
      <w:r w:rsidR="00917DBF" w:rsidRPr="00E25ECF">
        <w:rPr>
          <w:b/>
          <w:sz w:val="28"/>
          <w:szCs w:val="28"/>
        </w:rPr>
        <w:t>.</w:t>
      </w:r>
    </w:p>
    <w:p w:rsidR="00D77A55" w:rsidRDefault="00893028" w:rsidP="00D0253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And then f</w:t>
      </w:r>
      <w:r w:rsidR="0004123B">
        <w:rPr>
          <w:b/>
          <w:sz w:val="28"/>
          <w:szCs w:val="28"/>
        </w:rPr>
        <w:t>inall</w:t>
      </w:r>
      <w:r w:rsidR="00917DBF" w:rsidRPr="00E25ECF">
        <w:rPr>
          <w:b/>
          <w:sz w:val="28"/>
          <w:szCs w:val="28"/>
        </w:rPr>
        <w:t>y worked in Ba</w:t>
      </w:r>
      <w:r w:rsidR="00B579EC">
        <w:rPr>
          <w:b/>
          <w:sz w:val="28"/>
          <w:szCs w:val="28"/>
        </w:rPr>
        <w:t xml:space="preserve">jaj </w:t>
      </w:r>
      <w:proofErr w:type="spellStart"/>
      <w:r w:rsidR="00B579EC">
        <w:rPr>
          <w:b/>
          <w:sz w:val="28"/>
          <w:szCs w:val="28"/>
        </w:rPr>
        <w:t>Finserv</w:t>
      </w:r>
      <w:proofErr w:type="spellEnd"/>
      <w:r w:rsidR="00B579EC">
        <w:rPr>
          <w:b/>
          <w:sz w:val="28"/>
          <w:szCs w:val="28"/>
        </w:rPr>
        <w:t xml:space="preserve"> Health care in </w:t>
      </w:r>
      <w:proofErr w:type="spellStart"/>
      <w:r w:rsidR="00B579EC">
        <w:rPr>
          <w:b/>
          <w:sz w:val="28"/>
          <w:szCs w:val="28"/>
        </w:rPr>
        <w:t>tele</w:t>
      </w:r>
      <w:proofErr w:type="spellEnd"/>
      <w:r w:rsidR="00462064">
        <w:rPr>
          <w:b/>
          <w:sz w:val="28"/>
          <w:szCs w:val="28"/>
        </w:rPr>
        <w:t>-</w:t>
      </w:r>
      <w:r w:rsidR="00917DBF" w:rsidRPr="00E25ECF">
        <w:rPr>
          <w:b/>
          <w:sz w:val="28"/>
          <w:szCs w:val="28"/>
        </w:rPr>
        <w:t>calling in</w:t>
      </w:r>
      <w:r w:rsidR="00B579EC">
        <w:rPr>
          <w:b/>
          <w:sz w:val="28"/>
          <w:szCs w:val="28"/>
        </w:rPr>
        <w:t xml:space="preserve"> lock down pandemic </w:t>
      </w:r>
      <w:proofErr w:type="spellStart"/>
      <w:r w:rsidR="00B579EC">
        <w:rPr>
          <w:b/>
          <w:sz w:val="28"/>
          <w:szCs w:val="28"/>
        </w:rPr>
        <w:t>Covid</w:t>
      </w:r>
      <w:proofErr w:type="spellEnd"/>
      <w:r w:rsidR="00B579EC">
        <w:rPr>
          <w:b/>
          <w:sz w:val="28"/>
          <w:szCs w:val="28"/>
        </w:rPr>
        <w:t xml:space="preserve"> -19 .</w:t>
      </w:r>
      <w:r w:rsidR="00917DBF" w:rsidRPr="00E25ECF">
        <w:rPr>
          <w:b/>
          <w:sz w:val="28"/>
          <w:szCs w:val="28"/>
        </w:rPr>
        <w:t>I have worked has a home base</w:t>
      </w:r>
      <w:r w:rsidR="00D77A55">
        <w:rPr>
          <w:b/>
          <w:sz w:val="28"/>
          <w:szCs w:val="28"/>
        </w:rPr>
        <w:t>d job from Nov 2020 to May 2021.</w:t>
      </w:r>
      <w:r w:rsidR="00B579EC">
        <w:rPr>
          <w:b/>
          <w:sz w:val="28"/>
          <w:szCs w:val="28"/>
        </w:rPr>
        <w:t xml:space="preserve">and then </w:t>
      </w:r>
    </w:p>
    <w:p w:rsidR="00B579EC" w:rsidRDefault="00B579EC" w:rsidP="00D0253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 have worked in cedar business </w:t>
      </w:r>
      <w:proofErr w:type="spellStart"/>
      <w:r>
        <w:rPr>
          <w:b/>
          <w:sz w:val="28"/>
          <w:szCs w:val="28"/>
        </w:rPr>
        <w:t>solution.has</w:t>
      </w:r>
      <w:proofErr w:type="spellEnd"/>
      <w:r>
        <w:rPr>
          <w:b/>
          <w:sz w:val="28"/>
          <w:szCs w:val="28"/>
        </w:rPr>
        <w:t xml:space="preserve"> a </w:t>
      </w:r>
      <w:proofErr w:type="spellStart"/>
      <w:r>
        <w:rPr>
          <w:b/>
          <w:sz w:val="28"/>
          <w:szCs w:val="28"/>
        </w:rPr>
        <w:t>tele</w:t>
      </w:r>
      <w:proofErr w:type="spellEnd"/>
      <w:r>
        <w:rPr>
          <w:b/>
          <w:sz w:val="28"/>
          <w:szCs w:val="28"/>
        </w:rPr>
        <w:t xml:space="preserve">-calling </w:t>
      </w:r>
      <w:r w:rsidR="00FE2D3B">
        <w:rPr>
          <w:b/>
          <w:sz w:val="28"/>
          <w:szCs w:val="28"/>
        </w:rPr>
        <w:t xml:space="preserve">executive from </w:t>
      </w:r>
      <w:proofErr w:type="spellStart"/>
      <w:proofErr w:type="gramStart"/>
      <w:r w:rsidR="00FE2D3B">
        <w:rPr>
          <w:b/>
          <w:sz w:val="28"/>
          <w:szCs w:val="28"/>
        </w:rPr>
        <w:t>may</w:t>
      </w:r>
      <w:proofErr w:type="spellEnd"/>
      <w:proofErr w:type="gramEnd"/>
      <w:r w:rsidR="00FE2D3B">
        <w:rPr>
          <w:b/>
          <w:sz w:val="28"/>
          <w:szCs w:val="28"/>
        </w:rPr>
        <w:t xml:space="preserve"> 25-2022 to </w:t>
      </w:r>
      <w:proofErr w:type="spellStart"/>
      <w:r w:rsidR="00FE2D3B">
        <w:rPr>
          <w:b/>
          <w:sz w:val="28"/>
          <w:szCs w:val="28"/>
        </w:rPr>
        <w:t>dec</w:t>
      </w:r>
      <w:proofErr w:type="spellEnd"/>
      <w:r w:rsidR="00FE2D3B">
        <w:rPr>
          <w:b/>
          <w:sz w:val="28"/>
          <w:szCs w:val="28"/>
        </w:rPr>
        <w:t xml:space="preserve"> 2-2022.</w:t>
      </w:r>
    </w:p>
    <w:p w:rsidR="00AA7EA7" w:rsidRPr="00D77A55" w:rsidRDefault="00D24011" w:rsidP="00D0253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  <w:u w:val="thick"/>
        </w:rPr>
        <w:t xml:space="preserve">Personal </w:t>
      </w:r>
      <w:r w:rsidR="00AA7EA7" w:rsidRPr="00D77A55">
        <w:rPr>
          <w:b/>
          <w:sz w:val="28"/>
          <w:szCs w:val="28"/>
          <w:u w:val="thick"/>
        </w:rPr>
        <w:t>Details :</w:t>
      </w:r>
    </w:p>
    <w:p w:rsidR="00D24011" w:rsidRDefault="00AA7EA7" w:rsidP="00871114">
      <w:pPr>
        <w:rPr>
          <w:sz w:val="28"/>
          <w:szCs w:val="28"/>
        </w:rPr>
      </w:pPr>
      <w:proofErr w:type="gramStart"/>
      <w:r w:rsidRPr="00323D24">
        <w:rPr>
          <w:b/>
          <w:sz w:val="28"/>
          <w:szCs w:val="28"/>
        </w:rPr>
        <w:t>Nam</w:t>
      </w:r>
      <w:r w:rsidRPr="00B15BDE">
        <w:rPr>
          <w:b/>
          <w:sz w:val="28"/>
          <w:szCs w:val="28"/>
        </w:rPr>
        <w:t>e</w:t>
      </w:r>
      <w:r w:rsidR="00D24011">
        <w:rPr>
          <w:sz w:val="28"/>
          <w:szCs w:val="28"/>
        </w:rPr>
        <w:t xml:space="preserve"> :</w:t>
      </w:r>
      <w:proofErr w:type="gramEnd"/>
      <w:r w:rsidR="00D24011">
        <w:rPr>
          <w:sz w:val="28"/>
          <w:szCs w:val="28"/>
        </w:rPr>
        <w:t xml:space="preserve"> </w:t>
      </w:r>
      <w:proofErr w:type="spellStart"/>
      <w:r w:rsidR="00D24011">
        <w:rPr>
          <w:sz w:val="28"/>
          <w:szCs w:val="28"/>
        </w:rPr>
        <w:t>Prem</w:t>
      </w:r>
      <w:proofErr w:type="spellEnd"/>
      <w:r w:rsidR="00D24011">
        <w:rPr>
          <w:sz w:val="28"/>
          <w:szCs w:val="28"/>
        </w:rPr>
        <w:t xml:space="preserve"> </w:t>
      </w:r>
      <w:proofErr w:type="spellStart"/>
      <w:r w:rsidR="00D24011">
        <w:rPr>
          <w:sz w:val="28"/>
          <w:szCs w:val="28"/>
        </w:rPr>
        <w:t>Solomon</w:t>
      </w:r>
      <w:r>
        <w:rPr>
          <w:sz w:val="28"/>
          <w:szCs w:val="28"/>
        </w:rPr>
        <w:t>.z</w:t>
      </w:r>
      <w:proofErr w:type="spellEnd"/>
    </w:p>
    <w:p w:rsidR="00D24011" w:rsidRDefault="00B15BDE" w:rsidP="00871114">
      <w:pPr>
        <w:rPr>
          <w:sz w:val="28"/>
          <w:szCs w:val="28"/>
        </w:rPr>
      </w:pPr>
      <w:r>
        <w:rPr>
          <w:b/>
          <w:sz w:val="28"/>
          <w:szCs w:val="28"/>
        </w:rPr>
        <w:t>Father</w:t>
      </w:r>
      <w:r w:rsidR="00AA7EA7" w:rsidRPr="00323D24">
        <w:rPr>
          <w:b/>
          <w:sz w:val="28"/>
          <w:szCs w:val="28"/>
        </w:rPr>
        <w:t xml:space="preserve"> </w:t>
      </w:r>
      <w:proofErr w:type="gramStart"/>
      <w:r w:rsidR="00AA7EA7" w:rsidRPr="00323D24">
        <w:rPr>
          <w:b/>
          <w:sz w:val="28"/>
          <w:szCs w:val="28"/>
        </w:rPr>
        <w:t>Na</w:t>
      </w:r>
      <w:r w:rsidRPr="00B15BDE">
        <w:rPr>
          <w:b/>
          <w:sz w:val="28"/>
          <w:szCs w:val="28"/>
        </w:rPr>
        <w:t>me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Zagariah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Stephen</w:t>
      </w:r>
      <w:r w:rsidR="00AA7EA7">
        <w:rPr>
          <w:sz w:val="28"/>
          <w:szCs w:val="28"/>
        </w:rPr>
        <w:t>.s</w:t>
      </w:r>
      <w:proofErr w:type="spellEnd"/>
    </w:p>
    <w:p w:rsidR="00AA7EA7" w:rsidRDefault="00AA7EA7" w:rsidP="00871114">
      <w:pPr>
        <w:rPr>
          <w:sz w:val="28"/>
          <w:szCs w:val="28"/>
        </w:rPr>
      </w:pPr>
      <w:proofErr w:type="gramStart"/>
      <w:r w:rsidRPr="00323D24">
        <w:rPr>
          <w:b/>
          <w:sz w:val="28"/>
          <w:szCs w:val="28"/>
        </w:rPr>
        <w:t>Sex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Male </w:t>
      </w:r>
    </w:p>
    <w:p w:rsidR="0009201F" w:rsidRDefault="0009201F" w:rsidP="00871114">
      <w:pPr>
        <w:rPr>
          <w:sz w:val="28"/>
          <w:szCs w:val="28"/>
        </w:rPr>
      </w:pPr>
      <w:r w:rsidRPr="0009201F">
        <w:rPr>
          <w:b/>
          <w:sz w:val="28"/>
          <w:szCs w:val="28"/>
        </w:rPr>
        <w:t>Age</w:t>
      </w:r>
      <w:r w:rsidR="00FE2D3B">
        <w:rPr>
          <w:sz w:val="28"/>
          <w:szCs w:val="28"/>
        </w:rPr>
        <w:t>: 32</w:t>
      </w:r>
    </w:p>
    <w:p w:rsidR="00AA7EA7" w:rsidRDefault="00AA7EA7" w:rsidP="00871114">
      <w:pPr>
        <w:rPr>
          <w:sz w:val="28"/>
          <w:szCs w:val="28"/>
        </w:rPr>
      </w:pPr>
      <w:r w:rsidRPr="00323D24">
        <w:rPr>
          <w:b/>
          <w:sz w:val="28"/>
          <w:szCs w:val="28"/>
        </w:rPr>
        <w:t xml:space="preserve">Date of </w:t>
      </w:r>
      <w:proofErr w:type="gramStart"/>
      <w:r w:rsidRPr="00323D24">
        <w:rPr>
          <w:b/>
          <w:sz w:val="28"/>
          <w:szCs w:val="28"/>
        </w:rPr>
        <w:t>Bi</w:t>
      </w:r>
      <w:r w:rsidRPr="00B15BDE">
        <w:rPr>
          <w:b/>
          <w:sz w:val="28"/>
          <w:szCs w:val="28"/>
        </w:rPr>
        <w:t>rth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21 August 1990</w:t>
      </w:r>
    </w:p>
    <w:p w:rsidR="00AA7EA7" w:rsidRDefault="004F2FCE" w:rsidP="00871114">
      <w:pPr>
        <w:rPr>
          <w:sz w:val="28"/>
          <w:szCs w:val="28"/>
        </w:rPr>
      </w:pPr>
      <w:proofErr w:type="gramStart"/>
      <w:r w:rsidRPr="00323D24">
        <w:rPr>
          <w:b/>
          <w:sz w:val="28"/>
          <w:szCs w:val="28"/>
        </w:rPr>
        <w:t xml:space="preserve">Nationality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Indian </w:t>
      </w:r>
    </w:p>
    <w:p w:rsidR="004F2FCE" w:rsidRDefault="004F2FCE" w:rsidP="00871114">
      <w:pPr>
        <w:rPr>
          <w:sz w:val="28"/>
          <w:szCs w:val="28"/>
        </w:rPr>
      </w:pPr>
      <w:proofErr w:type="spellStart"/>
      <w:r w:rsidRPr="00323D24">
        <w:rPr>
          <w:b/>
          <w:sz w:val="28"/>
          <w:szCs w:val="28"/>
        </w:rPr>
        <w:t>Martial</w:t>
      </w:r>
      <w:proofErr w:type="spellEnd"/>
      <w:r w:rsidRPr="00323D24">
        <w:rPr>
          <w:b/>
          <w:sz w:val="28"/>
          <w:szCs w:val="28"/>
        </w:rPr>
        <w:t xml:space="preserve"> status</w:t>
      </w:r>
      <w:r>
        <w:rPr>
          <w:sz w:val="28"/>
          <w:szCs w:val="28"/>
        </w:rPr>
        <w:t xml:space="preserve">: Single </w:t>
      </w:r>
    </w:p>
    <w:p w:rsidR="00AA7EA7" w:rsidRDefault="004F2FCE" w:rsidP="00871114">
      <w:pPr>
        <w:rPr>
          <w:sz w:val="28"/>
          <w:szCs w:val="28"/>
        </w:rPr>
      </w:pPr>
      <w:r w:rsidRPr="00323D24">
        <w:rPr>
          <w:b/>
          <w:sz w:val="28"/>
          <w:szCs w:val="28"/>
        </w:rPr>
        <w:t xml:space="preserve">Language </w:t>
      </w:r>
      <w:proofErr w:type="gramStart"/>
      <w:r w:rsidRPr="00323D24">
        <w:rPr>
          <w:b/>
          <w:sz w:val="28"/>
          <w:szCs w:val="28"/>
        </w:rPr>
        <w:t xml:space="preserve">Known </w:t>
      </w:r>
      <w:r w:rsidR="00555306">
        <w:rPr>
          <w:sz w:val="28"/>
          <w:szCs w:val="28"/>
        </w:rPr>
        <w:t>:</w:t>
      </w:r>
      <w:proofErr w:type="gramEnd"/>
      <w:r w:rsidR="00555306">
        <w:rPr>
          <w:sz w:val="28"/>
          <w:szCs w:val="28"/>
        </w:rPr>
        <w:t xml:space="preserve"> </w:t>
      </w:r>
      <w:proofErr w:type="spellStart"/>
      <w:r w:rsidR="00555306">
        <w:rPr>
          <w:sz w:val="28"/>
          <w:szCs w:val="28"/>
        </w:rPr>
        <w:t>Tamil,</w:t>
      </w:r>
      <w:r>
        <w:rPr>
          <w:sz w:val="28"/>
          <w:szCs w:val="28"/>
        </w:rPr>
        <w:t>English</w:t>
      </w:r>
      <w:proofErr w:type="spellEnd"/>
      <w:r>
        <w:rPr>
          <w:sz w:val="28"/>
          <w:szCs w:val="28"/>
        </w:rPr>
        <w:t xml:space="preserve"> </w:t>
      </w:r>
    </w:p>
    <w:p w:rsidR="00D24011" w:rsidRDefault="004F2FCE" w:rsidP="00B15BDE">
      <w:pPr>
        <w:rPr>
          <w:sz w:val="28"/>
          <w:szCs w:val="28"/>
        </w:rPr>
      </w:pPr>
      <w:proofErr w:type="gramStart"/>
      <w:r w:rsidRPr="00323D24">
        <w:rPr>
          <w:b/>
          <w:sz w:val="28"/>
          <w:szCs w:val="28"/>
        </w:rPr>
        <w:t>Hobbies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Playing </w:t>
      </w:r>
      <w:proofErr w:type="spellStart"/>
      <w:r>
        <w:rPr>
          <w:sz w:val="28"/>
          <w:szCs w:val="28"/>
        </w:rPr>
        <w:t>Carrom</w:t>
      </w:r>
      <w:r w:rsidR="00FE2D3B">
        <w:rPr>
          <w:sz w:val="28"/>
          <w:szCs w:val="28"/>
        </w:rPr>
        <w:t>b</w:t>
      </w:r>
      <w:r w:rsidR="009959B6">
        <w:rPr>
          <w:sz w:val="28"/>
          <w:szCs w:val="28"/>
        </w:rPr>
        <w:t>oard</w:t>
      </w:r>
      <w:proofErr w:type="spellEnd"/>
      <w:r w:rsidR="009959B6">
        <w:rPr>
          <w:sz w:val="28"/>
          <w:szCs w:val="28"/>
        </w:rPr>
        <w:t xml:space="preserve"> &amp;Listening </w:t>
      </w:r>
      <w:proofErr w:type="spellStart"/>
      <w:r w:rsidR="009959B6">
        <w:rPr>
          <w:sz w:val="28"/>
          <w:szCs w:val="28"/>
        </w:rPr>
        <w:t>m</w:t>
      </w:r>
      <w:r w:rsidR="00EF6BC6">
        <w:rPr>
          <w:sz w:val="28"/>
          <w:szCs w:val="28"/>
        </w:rPr>
        <w:t>usic,Reading</w:t>
      </w:r>
      <w:proofErr w:type="spellEnd"/>
      <w:r w:rsidR="00095E76">
        <w:rPr>
          <w:sz w:val="28"/>
          <w:szCs w:val="28"/>
        </w:rPr>
        <w:t xml:space="preserve"> </w:t>
      </w:r>
      <w:proofErr w:type="spellStart"/>
      <w:r w:rsidR="009959B6">
        <w:rPr>
          <w:sz w:val="28"/>
          <w:szCs w:val="28"/>
        </w:rPr>
        <w:t>book</w:t>
      </w:r>
      <w:r w:rsidR="00462064">
        <w:rPr>
          <w:sz w:val="28"/>
          <w:szCs w:val="28"/>
        </w:rPr>
        <w:t>.</w:t>
      </w:r>
      <w:r w:rsidR="009959B6">
        <w:rPr>
          <w:sz w:val="28"/>
          <w:szCs w:val="28"/>
        </w:rPr>
        <w:t>and</w:t>
      </w:r>
      <w:proofErr w:type="spellEnd"/>
      <w:r w:rsidR="009959B6">
        <w:rPr>
          <w:sz w:val="28"/>
          <w:szCs w:val="28"/>
        </w:rPr>
        <w:t xml:space="preserve"> g</w:t>
      </w:r>
      <w:r w:rsidR="00D24011">
        <w:rPr>
          <w:sz w:val="28"/>
          <w:szCs w:val="28"/>
        </w:rPr>
        <w:t xml:space="preserve">oing </w:t>
      </w:r>
      <w:r w:rsidR="009959B6">
        <w:rPr>
          <w:sz w:val="28"/>
          <w:szCs w:val="28"/>
        </w:rPr>
        <w:t xml:space="preserve">to </w:t>
      </w:r>
      <w:r w:rsidR="00D24011">
        <w:rPr>
          <w:sz w:val="28"/>
          <w:szCs w:val="28"/>
        </w:rPr>
        <w:t>walking and</w:t>
      </w:r>
      <w:r w:rsidR="009959B6">
        <w:rPr>
          <w:sz w:val="28"/>
          <w:szCs w:val="28"/>
        </w:rPr>
        <w:t xml:space="preserve"> doing</w:t>
      </w:r>
      <w:r w:rsidR="00D24011">
        <w:rPr>
          <w:sz w:val="28"/>
          <w:szCs w:val="28"/>
        </w:rPr>
        <w:t xml:space="preserve"> Exercise.</w:t>
      </w:r>
    </w:p>
    <w:p w:rsidR="009959B6" w:rsidRDefault="004F2FCE" w:rsidP="00E467DB">
      <w:pPr>
        <w:rPr>
          <w:sz w:val="28"/>
          <w:szCs w:val="28"/>
        </w:rPr>
      </w:pPr>
      <w:r w:rsidRPr="009C248A">
        <w:rPr>
          <w:b/>
          <w:sz w:val="28"/>
          <w:szCs w:val="28"/>
        </w:rPr>
        <w:t>Address</w:t>
      </w:r>
      <w:r w:rsidR="00B15BDE">
        <w:rPr>
          <w:sz w:val="28"/>
          <w:szCs w:val="28"/>
        </w:rPr>
        <w:t>: No</w:t>
      </w:r>
      <w:r>
        <w:rPr>
          <w:sz w:val="28"/>
          <w:szCs w:val="28"/>
        </w:rPr>
        <w:t xml:space="preserve">10/40, </w:t>
      </w:r>
      <w:proofErr w:type="spellStart"/>
      <w:r>
        <w:rPr>
          <w:sz w:val="28"/>
          <w:szCs w:val="28"/>
        </w:rPr>
        <w:t>Ekangipuram</w:t>
      </w:r>
      <w:proofErr w:type="spellEnd"/>
      <w:r>
        <w:rPr>
          <w:sz w:val="28"/>
          <w:szCs w:val="28"/>
        </w:rPr>
        <w:t xml:space="preserve"> 3</w:t>
      </w:r>
      <w:r w:rsidRPr="004F2FCE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>street</w:t>
      </w:r>
      <w:r w:rsidR="001C1DE6">
        <w:rPr>
          <w:sz w:val="28"/>
          <w:szCs w:val="28"/>
        </w:rPr>
        <w:t xml:space="preserve"> </w:t>
      </w:r>
      <w:proofErr w:type="spellStart"/>
      <w:r w:rsidR="009959B6">
        <w:rPr>
          <w:sz w:val="28"/>
          <w:szCs w:val="28"/>
        </w:rPr>
        <w:t>a</w:t>
      </w:r>
      <w:r>
        <w:rPr>
          <w:sz w:val="28"/>
          <w:szCs w:val="28"/>
        </w:rPr>
        <w:t>yanavaram</w:t>
      </w:r>
      <w:proofErr w:type="spellEnd"/>
      <w:r>
        <w:rPr>
          <w:sz w:val="28"/>
          <w:szCs w:val="28"/>
        </w:rPr>
        <w:t xml:space="preserve"> Chennai -600023.</w:t>
      </w:r>
    </w:p>
    <w:p w:rsidR="009B30CF" w:rsidRDefault="00B15BDE" w:rsidP="00E467DB">
      <w:pPr>
        <w:rPr>
          <w:sz w:val="28"/>
          <w:szCs w:val="28"/>
        </w:rPr>
      </w:pPr>
      <w:proofErr w:type="gramStart"/>
      <w:r>
        <w:rPr>
          <w:b/>
          <w:sz w:val="28"/>
          <w:szCs w:val="28"/>
          <w:u w:val="single"/>
        </w:rPr>
        <w:t>Declaration</w:t>
      </w:r>
      <w:r w:rsidR="004F2FCE">
        <w:rPr>
          <w:sz w:val="28"/>
          <w:szCs w:val="28"/>
        </w:rPr>
        <w:t xml:space="preserve"> :</w:t>
      </w:r>
      <w:proofErr w:type="gramEnd"/>
      <w:r w:rsidR="004F2FCE">
        <w:rPr>
          <w:rFonts w:ascii="Times New Roman" w:eastAsia="Times New Roman" w:hAnsi="Times New Roman" w:cs="Times New Roman"/>
          <w:sz w:val="24"/>
        </w:rPr>
        <w:t xml:space="preserve"> </w:t>
      </w:r>
      <w:r w:rsidR="004F2FCE" w:rsidRPr="004F2FCE">
        <w:rPr>
          <w:rFonts w:ascii="Times New Roman" w:eastAsia="Times New Roman" w:hAnsi="Times New Roman" w:cs="Times New Roman"/>
          <w:sz w:val="28"/>
          <w:szCs w:val="28"/>
        </w:rPr>
        <w:t xml:space="preserve">I </w:t>
      </w:r>
      <w:proofErr w:type="spellStart"/>
      <w:r w:rsidR="004F2FCE" w:rsidRPr="004F2FCE">
        <w:rPr>
          <w:rFonts w:ascii="Times New Roman" w:eastAsia="Times New Roman" w:hAnsi="Times New Roman" w:cs="Times New Roman"/>
          <w:sz w:val="28"/>
          <w:szCs w:val="28"/>
        </w:rPr>
        <w:t>here</w:t>
      </w:r>
      <w:r w:rsidR="00095E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2FCE" w:rsidRPr="004F2FCE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="004F2FCE" w:rsidRPr="004F2FCE">
        <w:rPr>
          <w:rFonts w:ascii="Times New Roman" w:eastAsia="Times New Roman" w:hAnsi="Times New Roman" w:cs="Times New Roman"/>
          <w:sz w:val="28"/>
          <w:szCs w:val="28"/>
        </w:rPr>
        <w:t xml:space="preserve"> declare all the written statements are in the above are true of </w:t>
      </w:r>
      <w:r w:rsidR="00D24011">
        <w:rPr>
          <w:rFonts w:ascii="Times New Roman" w:eastAsia="Times New Roman" w:hAnsi="Times New Roman" w:cs="Times New Roman"/>
          <w:sz w:val="28"/>
          <w:szCs w:val="28"/>
        </w:rPr>
        <w:t>my best knowledge and my belief</w:t>
      </w:r>
    </w:p>
    <w:p w:rsidR="009B30CF" w:rsidRDefault="00E467DB" w:rsidP="00E467DB">
      <w:p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Date :</w:t>
      </w:r>
      <w:proofErr w:type="gramEnd"/>
      <w:r w:rsidR="009B30C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Signature </w:t>
      </w:r>
    </w:p>
    <w:p w:rsidR="009B30CF" w:rsidRDefault="00D24011" w:rsidP="00E467DB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="00B15BDE">
        <w:rPr>
          <w:rFonts w:ascii="Times New Roman" w:eastAsia="Times New Roman" w:hAnsi="Times New Roman" w:cs="Times New Roman"/>
          <w:sz w:val="28"/>
          <w:szCs w:val="28"/>
        </w:rPr>
        <w:t>lace :</w:t>
      </w:r>
      <w:proofErr w:type="gramEnd"/>
      <w:r w:rsidR="00B15BDE">
        <w:rPr>
          <w:rFonts w:ascii="Times New Roman" w:eastAsia="Times New Roman" w:hAnsi="Times New Roman" w:cs="Times New Roman"/>
          <w:sz w:val="28"/>
          <w:szCs w:val="28"/>
        </w:rPr>
        <w:t xml:space="preserve"> Chennai</w:t>
      </w:r>
      <w:r w:rsidR="001C1DE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  <w:r w:rsidR="00E467D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9B30C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="009B30CF">
        <w:rPr>
          <w:rFonts w:ascii="Times New Roman" w:eastAsia="Times New Roman" w:hAnsi="Times New Roman" w:cs="Times New Roman"/>
          <w:sz w:val="28"/>
          <w:szCs w:val="28"/>
        </w:rPr>
        <w:t>Prem</w:t>
      </w:r>
      <w:proofErr w:type="spellEnd"/>
      <w:r w:rsidR="009B30CF">
        <w:rPr>
          <w:rFonts w:ascii="Times New Roman" w:eastAsia="Times New Roman" w:hAnsi="Times New Roman" w:cs="Times New Roman"/>
          <w:sz w:val="28"/>
          <w:szCs w:val="28"/>
        </w:rPr>
        <w:t xml:space="preserve"> Solomon . </w:t>
      </w:r>
      <w:proofErr w:type="gramStart"/>
      <w:r w:rsidR="009B30CF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gramEnd"/>
    </w:p>
    <w:p w:rsidR="00E467DB" w:rsidRDefault="00E467DB" w:rsidP="00E467DB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2" w:name="_GoBack"/>
      <w:bookmarkEnd w:id="2"/>
    </w:p>
    <w:p w:rsidR="00E467DB" w:rsidRDefault="00E467DB" w:rsidP="00E467D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15BDE" w:rsidRDefault="00B15BDE" w:rsidP="004F2FC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</w:p>
    <w:p w:rsidR="004F2FCE" w:rsidRPr="004F2FCE" w:rsidRDefault="00B15BDE" w:rsidP="004F2FC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  <w:r w:rsidR="00893028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93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F2FCE" w:rsidRDefault="004F2FCE" w:rsidP="0087111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A7EA7" w:rsidRDefault="00AA7EA7" w:rsidP="00871114">
      <w:pPr>
        <w:rPr>
          <w:sz w:val="28"/>
          <w:szCs w:val="28"/>
        </w:rPr>
      </w:pPr>
    </w:p>
    <w:p w:rsidR="00AA7EA7" w:rsidRDefault="00AA7EA7" w:rsidP="00871114">
      <w:pPr>
        <w:rPr>
          <w:sz w:val="28"/>
          <w:szCs w:val="28"/>
        </w:rPr>
      </w:pPr>
    </w:p>
    <w:p w:rsidR="00AA7EA7" w:rsidRDefault="00AA7EA7" w:rsidP="00871114">
      <w:pPr>
        <w:rPr>
          <w:sz w:val="28"/>
          <w:szCs w:val="28"/>
        </w:rPr>
      </w:pPr>
    </w:p>
    <w:p w:rsidR="00AA7EA7" w:rsidRDefault="00AA7EA7" w:rsidP="00871114">
      <w:pPr>
        <w:rPr>
          <w:sz w:val="28"/>
          <w:szCs w:val="28"/>
        </w:rPr>
      </w:pPr>
    </w:p>
    <w:p w:rsidR="00AA7EA7" w:rsidRDefault="00AA7EA7" w:rsidP="00871114">
      <w:pPr>
        <w:rPr>
          <w:sz w:val="28"/>
          <w:szCs w:val="28"/>
        </w:rPr>
      </w:pPr>
    </w:p>
    <w:p w:rsidR="00AA7EA7" w:rsidRDefault="00AA7EA7" w:rsidP="00871114">
      <w:pPr>
        <w:rPr>
          <w:sz w:val="28"/>
          <w:szCs w:val="28"/>
        </w:rPr>
      </w:pPr>
    </w:p>
    <w:p w:rsidR="00AA7EA7" w:rsidRPr="00AA7EA7" w:rsidRDefault="00AA7EA7" w:rsidP="00871114">
      <w:pPr>
        <w:rPr>
          <w:sz w:val="28"/>
          <w:szCs w:val="28"/>
        </w:rPr>
      </w:pPr>
    </w:p>
    <w:p w:rsidR="00AA7EA7" w:rsidRPr="00986139" w:rsidRDefault="00AA7EA7" w:rsidP="00871114">
      <w:pPr>
        <w:rPr>
          <w:sz w:val="28"/>
          <w:szCs w:val="28"/>
          <w:u w:val="single"/>
        </w:rPr>
      </w:pPr>
    </w:p>
    <w:p w:rsidR="00986139" w:rsidRDefault="00986139" w:rsidP="00871114">
      <w:pPr>
        <w:rPr>
          <w:sz w:val="28"/>
          <w:szCs w:val="28"/>
        </w:rPr>
      </w:pPr>
    </w:p>
    <w:p w:rsidR="00986139" w:rsidRDefault="00986139" w:rsidP="00871114">
      <w:pPr>
        <w:rPr>
          <w:sz w:val="28"/>
          <w:szCs w:val="28"/>
        </w:rPr>
      </w:pPr>
    </w:p>
    <w:p w:rsidR="00986139" w:rsidRDefault="00986139" w:rsidP="00871114">
      <w:pPr>
        <w:rPr>
          <w:sz w:val="28"/>
          <w:szCs w:val="28"/>
        </w:rPr>
      </w:pPr>
    </w:p>
    <w:p w:rsidR="00986139" w:rsidRDefault="00986139" w:rsidP="00871114">
      <w:pPr>
        <w:rPr>
          <w:sz w:val="28"/>
          <w:szCs w:val="28"/>
        </w:rPr>
      </w:pPr>
    </w:p>
    <w:p w:rsidR="00986139" w:rsidRDefault="00986139" w:rsidP="00871114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:rsidR="00986139" w:rsidRDefault="00986139" w:rsidP="00871114">
      <w:pPr>
        <w:rPr>
          <w:sz w:val="28"/>
          <w:szCs w:val="28"/>
        </w:rPr>
      </w:pPr>
    </w:p>
    <w:p w:rsidR="00871114" w:rsidRPr="00871114" w:rsidRDefault="00871114" w:rsidP="00871114">
      <w:pPr>
        <w:rPr>
          <w:sz w:val="28"/>
          <w:szCs w:val="28"/>
        </w:rPr>
      </w:pPr>
    </w:p>
    <w:p w:rsidR="00871114" w:rsidRDefault="00871114" w:rsidP="00871114">
      <w:pPr>
        <w:rPr>
          <w:sz w:val="28"/>
          <w:szCs w:val="28"/>
        </w:rPr>
      </w:pPr>
    </w:p>
    <w:p w:rsidR="00871114" w:rsidRDefault="00871114" w:rsidP="0087111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</w:t>
      </w:r>
    </w:p>
    <w:p w:rsidR="00871114" w:rsidRPr="00871114" w:rsidRDefault="00871114" w:rsidP="0087111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                                         </w:t>
      </w:r>
    </w:p>
    <w:p w:rsidR="00871114" w:rsidRDefault="0087111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81CBF" w:rsidRPr="00871114" w:rsidRDefault="009162D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7922865"/>
            <wp:effectExtent l="0" t="0" r="0" b="2540"/>
            <wp:docPr id="1" name="Picture 1" descr="C:\Users\admin\Desktop\Hsc Mark She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Hsc Mark Shee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CBF" w:rsidRPr="00871114" w:rsidSect="00181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239" w:rsidRDefault="007B0239" w:rsidP="00323D24">
      <w:pPr>
        <w:spacing w:after="0" w:line="240" w:lineRule="auto"/>
      </w:pPr>
      <w:r>
        <w:separator/>
      </w:r>
    </w:p>
  </w:endnote>
  <w:endnote w:type="continuationSeparator" w:id="0">
    <w:p w:rsidR="007B0239" w:rsidRDefault="007B0239" w:rsidP="00323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239" w:rsidRDefault="007B0239" w:rsidP="00323D24">
      <w:pPr>
        <w:spacing w:after="0" w:line="240" w:lineRule="auto"/>
      </w:pPr>
      <w:r>
        <w:separator/>
      </w:r>
    </w:p>
  </w:footnote>
  <w:footnote w:type="continuationSeparator" w:id="0">
    <w:p w:rsidR="007B0239" w:rsidRDefault="007B0239" w:rsidP="00323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43DD0"/>
    <w:multiLevelType w:val="hybridMultilevel"/>
    <w:tmpl w:val="0A06E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353576"/>
    <w:multiLevelType w:val="hybridMultilevel"/>
    <w:tmpl w:val="54EEAA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114"/>
    <w:rsid w:val="00007FBF"/>
    <w:rsid w:val="00023AF0"/>
    <w:rsid w:val="0004123B"/>
    <w:rsid w:val="000552DD"/>
    <w:rsid w:val="00055C08"/>
    <w:rsid w:val="000742AB"/>
    <w:rsid w:val="0008122F"/>
    <w:rsid w:val="00090E1C"/>
    <w:rsid w:val="0009201F"/>
    <w:rsid w:val="00095E76"/>
    <w:rsid w:val="000C0483"/>
    <w:rsid w:val="000F4B3B"/>
    <w:rsid w:val="001147E5"/>
    <w:rsid w:val="00122D3F"/>
    <w:rsid w:val="00181CBF"/>
    <w:rsid w:val="001C1104"/>
    <w:rsid w:val="001C1DE6"/>
    <w:rsid w:val="001C7091"/>
    <w:rsid w:val="002141A8"/>
    <w:rsid w:val="00285955"/>
    <w:rsid w:val="00323D24"/>
    <w:rsid w:val="00335DC4"/>
    <w:rsid w:val="0035577E"/>
    <w:rsid w:val="0039359A"/>
    <w:rsid w:val="003977C1"/>
    <w:rsid w:val="00401144"/>
    <w:rsid w:val="0045012B"/>
    <w:rsid w:val="00462064"/>
    <w:rsid w:val="00490333"/>
    <w:rsid w:val="004A5EE9"/>
    <w:rsid w:val="004D33CD"/>
    <w:rsid w:val="004F2FCE"/>
    <w:rsid w:val="0050061B"/>
    <w:rsid w:val="005060AE"/>
    <w:rsid w:val="005279A4"/>
    <w:rsid w:val="00537ECE"/>
    <w:rsid w:val="00541273"/>
    <w:rsid w:val="00555306"/>
    <w:rsid w:val="00562538"/>
    <w:rsid w:val="00563FAC"/>
    <w:rsid w:val="005772BD"/>
    <w:rsid w:val="00585208"/>
    <w:rsid w:val="005F0725"/>
    <w:rsid w:val="00613B99"/>
    <w:rsid w:val="00660D8B"/>
    <w:rsid w:val="00666BBC"/>
    <w:rsid w:val="006D5944"/>
    <w:rsid w:val="006E0919"/>
    <w:rsid w:val="006F5603"/>
    <w:rsid w:val="00721A62"/>
    <w:rsid w:val="00790922"/>
    <w:rsid w:val="007A0A0A"/>
    <w:rsid w:val="007B0239"/>
    <w:rsid w:val="007C394C"/>
    <w:rsid w:val="007F5A4E"/>
    <w:rsid w:val="00865E52"/>
    <w:rsid w:val="00871114"/>
    <w:rsid w:val="00893028"/>
    <w:rsid w:val="00897685"/>
    <w:rsid w:val="008C0125"/>
    <w:rsid w:val="008C6E37"/>
    <w:rsid w:val="009162DF"/>
    <w:rsid w:val="00917DBF"/>
    <w:rsid w:val="00924346"/>
    <w:rsid w:val="009360A1"/>
    <w:rsid w:val="00944D09"/>
    <w:rsid w:val="00955236"/>
    <w:rsid w:val="0098211F"/>
    <w:rsid w:val="00986139"/>
    <w:rsid w:val="009862D1"/>
    <w:rsid w:val="00993C3A"/>
    <w:rsid w:val="009959B6"/>
    <w:rsid w:val="009A0090"/>
    <w:rsid w:val="009B30CF"/>
    <w:rsid w:val="009C248A"/>
    <w:rsid w:val="009D7917"/>
    <w:rsid w:val="009F68BF"/>
    <w:rsid w:val="00A206E4"/>
    <w:rsid w:val="00A84B37"/>
    <w:rsid w:val="00AA7EA7"/>
    <w:rsid w:val="00B15BDE"/>
    <w:rsid w:val="00B20ED6"/>
    <w:rsid w:val="00B4240A"/>
    <w:rsid w:val="00B45573"/>
    <w:rsid w:val="00B579EC"/>
    <w:rsid w:val="00B96016"/>
    <w:rsid w:val="00C37A05"/>
    <w:rsid w:val="00C46385"/>
    <w:rsid w:val="00CF0844"/>
    <w:rsid w:val="00CF57D3"/>
    <w:rsid w:val="00D0253C"/>
    <w:rsid w:val="00D03A24"/>
    <w:rsid w:val="00D24011"/>
    <w:rsid w:val="00D36733"/>
    <w:rsid w:val="00D41343"/>
    <w:rsid w:val="00D7552D"/>
    <w:rsid w:val="00D77A55"/>
    <w:rsid w:val="00D9739D"/>
    <w:rsid w:val="00DA7397"/>
    <w:rsid w:val="00DB5099"/>
    <w:rsid w:val="00DB589C"/>
    <w:rsid w:val="00DC53A1"/>
    <w:rsid w:val="00DC5B33"/>
    <w:rsid w:val="00E019F9"/>
    <w:rsid w:val="00E33B42"/>
    <w:rsid w:val="00E467DB"/>
    <w:rsid w:val="00E75D22"/>
    <w:rsid w:val="00EA6474"/>
    <w:rsid w:val="00EC6F5C"/>
    <w:rsid w:val="00EE2578"/>
    <w:rsid w:val="00EF21AA"/>
    <w:rsid w:val="00EF6BC6"/>
    <w:rsid w:val="00F00E31"/>
    <w:rsid w:val="00F1650C"/>
    <w:rsid w:val="00F177AC"/>
    <w:rsid w:val="00F758D0"/>
    <w:rsid w:val="00FB6B76"/>
    <w:rsid w:val="00FC6F7F"/>
    <w:rsid w:val="00FD5472"/>
    <w:rsid w:val="00FE2D3B"/>
    <w:rsid w:val="00FF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111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006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5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9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23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3D24"/>
  </w:style>
  <w:style w:type="paragraph" w:styleId="Footer">
    <w:name w:val="footer"/>
    <w:basedOn w:val="Normal"/>
    <w:link w:val="FooterChar"/>
    <w:uiPriority w:val="99"/>
    <w:semiHidden/>
    <w:unhideWhenUsed/>
    <w:rsid w:val="00323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3D24"/>
  </w:style>
  <w:style w:type="paragraph" w:styleId="ListParagraph">
    <w:name w:val="List Paragraph"/>
    <w:basedOn w:val="Normal"/>
    <w:uiPriority w:val="34"/>
    <w:qFormat/>
    <w:rsid w:val="00D03A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111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006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5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9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23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3D24"/>
  </w:style>
  <w:style w:type="paragraph" w:styleId="Footer">
    <w:name w:val="footer"/>
    <w:basedOn w:val="Normal"/>
    <w:link w:val="FooterChar"/>
    <w:uiPriority w:val="99"/>
    <w:semiHidden/>
    <w:unhideWhenUsed/>
    <w:rsid w:val="00323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3D24"/>
  </w:style>
  <w:style w:type="paragraph" w:styleId="ListParagraph">
    <w:name w:val="List Paragraph"/>
    <w:basedOn w:val="Normal"/>
    <w:uiPriority w:val="34"/>
    <w:qFormat/>
    <w:rsid w:val="00D03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B70CE0-F4C6-42DC-B20E-45404DB5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GHHS-4</dc:creator>
  <cp:lastModifiedBy>admin</cp:lastModifiedBy>
  <cp:revision>2</cp:revision>
  <dcterms:created xsi:type="dcterms:W3CDTF">2023-03-06T06:32:00Z</dcterms:created>
  <dcterms:modified xsi:type="dcterms:W3CDTF">2023-03-06T06:32:00Z</dcterms:modified>
</cp:coreProperties>
</file>